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lang w:val="en-GB"/>
        </w:rPr>
        <w:t>Work-document torture fixture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rPr>
                <w:lang w:val="nl-NL"/>
              </w:rPr>
              <w:t>Artikel 1</w:t>
            </w:r>
          </w:p>
        </w:tc>
        <w:tc>
          <w:tcPr>
            <w:tcW w:w="4500" w:type="dxa"/>
          </w:tcPr>
          <w:p>
            <w:r>
              <w:rPr>
                <w:lang w:val="fr-FR"/>
              </w:rPr>
              <w:t>Conditions générales</w:t>
            </w:r>
          </w:p>
        </w:tc>
      </w:tr>
      <w:tr>
        <w:tc>
          <w:tcPr>
            <w:tcW w:w="9000" w:type="dxa"/>
            <w:gridSpan w:val="2"/>
          </w:tcPr>
          <w:p>
            <w:r>
              <w:rPr>
                <w:lang w:val="de-DE"/>
              </w:rPr>
              <w:t>Zusammenfassung der Bedingungen</w:t>
            </w:r>
          </w:p>
        </w:tc>
      </w:tr>
    </w:tbl>
    <w:p>
      <w:r>
        <w:t xml:space="preserve">See </w:t>
      </w:r>
      <w:hyperlink r:id="rIdHl1">
        <w:r>
          <w:rPr>
            <w:rStyle w:val="Hyperlink"/>
          </w:rPr>
          <w:t>the signed contract</w:t>
        </w:r>
      </w:hyperlink>
      <w:r>
        <w:t xml:space="preserve"> for the full terms.</w:t>
      </w:r>
    </w:p>
    <w:p>
      <w:r>
        <w:rPr>
          <w:lang w:val="nl-NL"/>
        </w:rPr>
        <w:t xml:space="preserve">Zie de bijgevoegde voorwaarden</w:t>
      </w:r>
      <w:r>
        <w:rPr>
          <w:rStyle w:val="FootnoteReference"/>
        </w:rPr>
        <w:footnoteReference w:id="1"/>
      </w:r>
      <w:r>
        <w:t>.</w:t>
      </w:r>
    </w:p>
    <w:p>
      <w:r>
        <w:t xml:space="preserve">The deadline </w:t>
      </w:r>
      <w:ins w:id="1" w:author="reviewer" w:date="2026-01-01T00:00:00Z">
        <w:r>
          <w:t>is strictly binding</w:t>
        </w:r>
      </w:ins>
      <w:r>
        <w:t>.</w:t>
      </w:r>
    </w:p>
    <w:p>
      <w:r>
        <w:t xml:space="preserve">Payment is </w:t>
      </w:r>
      <w:r>
        <w:rPr>
          <w:b/>
        </w:rPr>
        <w:t>mandatory</w:t>
      </w:r>
      <w:r>
        <w:t xml:space="preserve"> now.</w:t>
      </w:r>
    </w:p>
    <w:sectPr>
      <w:pgSz w:w="11906" w:h="16838"/>
      <w:pgMar w:top="1417" w:right="1417" w:bottom="1417" w:left="1417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lang w:val="nl-NL"/>
        </w:rPr>
        <w:t>Vertrouwelijke voetnoot.</w:t>
      </w:r>
    </w:p>
  </w:footnote>
</w:footnotes>
</file>

<file path=word/settings.xml><?xml version="1.0" encoding="utf-8"?>
<w:settings xmlns:w="http://schemas.openxmlformats.org/wordprocessingml/2006/main">
  <w:themeFontLang w:val="en-GB" w:eastAsia="ja-JP"/>
</w:settings>
</file>

<file path=word/styles.xml><?xml version="1.0" encoding="utf-8"?>
<w:styles xmlns:w="http://schemas.openxmlformats.org/wordprocessingml/2006/main">
  <w:docDefaults>
    <w:rPrDefault>
      <w:rPr>
        <w:lang w:val="en-GB" w:eastAsia="ja-JP"/>
      </w:rPr>
    </w:rPrDefault>
  </w:docDefaults>
  <w:style w:type="paragraph" w:default="1" w:styleId="Normal">
    <w:name w:val="Normal"/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otnotes" Target="footnotes.xml"/>
  <Relationship Id="rIdHl1" Type="http://schemas.openxmlformats.org/officeDocument/2006/relationships/hyperlink" Target="https://example.com/contract" TargetMode="External"/>
</Relationships>
</file>